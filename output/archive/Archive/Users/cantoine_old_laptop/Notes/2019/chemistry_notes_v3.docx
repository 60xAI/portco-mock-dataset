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24C38"/>
          <w:sz w:val="18"/>
        </w:rPr>
        <w:t>Vellacombe Discovery Ltd</w:t>
      </w:r>
    </w:p>
    <w:p>
      <w:pPr>
        <w:pStyle w:val="Title"/>
      </w:pPr>
      <w:r>
        <w:t>Small-scale coupling work-ups</w:t>
      </w:r>
    </w:p>
    <w:p>
      <w:r>
        <w:rPr>
          <w:i/>
          <w:sz w:val="26"/>
        </w:rPr>
        <w:t>Chemistry note, draft</w:t>
      </w:r>
    </w:p>
    <w:p>
      <w:r>
        <w:t>Draft 3</w:t>
      </w:r>
    </w:p>
    <w:p>
      <w:r>
        <w:t>Date: 19 Jun 2019</w:t>
      </w:r>
    </w:p>
    <w:p>
      <w:r>
        <w:t>Author: C. Antoine</w:t>
      </w:r>
    </w:p>
    <w:p>
      <w:pPr>
        <w:pStyle w:val="Heading1"/>
        <w:keepNext/>
      </w:pPr>
      <w:r>
        <w:t>1 Purpose</w:t>
      </w:r>
    </w:p>
    <w:p>
      <w:r>
        <w:t>This note compares candidate small-scale work-ups for coupling trials. It is a working draft and several sections are incomplete; trial observations remain in the bench records.</w:t>
      </w:r>
    </w:p>
    <w:p>
      <w:r>
        <w:rPr>
          <w:i/>
          <w:sz w:val="18"/>
        </w:rPr>
        <w:t>The aim is to choose one work-up for the scale-up before the next analogue set is started. Nothing here is a final recommendation.</w:t>
      </w:r>
    </w:p>
    <w:p>
      <w:pPr>
        <w:pStyle w:val="Heading1"/>
        <w:keepNext/>
      </w:pPr>
      <w:r>
        <w:t>2 Work-ups compared</w:t>
      </w:r>
    </w:p>
    <w:p>
      <w:r>
        <w:t xml:space="preserve">For comparison, work-up A uses saturated sodium bicarbonate and ethyl acetate; work-up B uses water and dichloromethane; </w:t>
      </w:r>
      <w:r>
        <w:t xml:space="preserve">work-up C is a direct evaporation with a silica plug</w:t>
      </w:r>
      <w:ins w:id="85771" w:author="Ruth Calderwood" w:date="2019-06-19T09:00:00Z">
        <w:r>
          <w:t xml:space="preserve">work-up C is a direct evaporation onto a silica plug</w:t>
        </w:r>
      </w:ins>
      <w:r>
        <w:t xml:space="preserve">. These are candidate protocols, not a record of confirmed outcomes.</w:t>
      </w:r>
    </w:p>
    <w:p>
      <w:pPr>
        <w:keepNext/>
      </w:pPr>
      <w:r>
        <w:rPr>
          <w:b/>
          <w:sz w:val="18"/>
        </w:rPr>
        <w:t>Table 1 Work-up protocols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324C3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Work-up</w:t>
            </w:r>
          </w:p>
        </w:tc>
        <w:tc>
          <w:tcPr>
            <w:tcW w:type="dxa" w:w="1882"/>
            <w:shd w:val="clear" w:color="auto" w:fill="324C3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Quench</w:t>
            </w:r>
          </w:p>
        </w:tc>
        <w:tc>
          <w:tcPr>
            <w:tcW w:type="dxa" w:w="1882"/>
            <w:shd w:val="clear" w:color="auto" w:fill="324C3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Extraction</w:t>
            </w:r>
          </w:p>
        </w:tc>
        <w:tc>
          <w:tcPr>
            <w:tcW w:type="dxa" w:w="1882"/>
            <w:shd w:val="clear" w:color="auto" w:fill="324C3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Drying</w:t>
            </w:r>
          </w:p>
        </w:tc>
        <w:tc>
          <w:tcPr>
            <w:tcW w:type="dxa" w:w="1882"/>
            <w:shd w:val="clear" w:color="auto" w:fill="324C38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A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Sat. NaHCO3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EtOAc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Na2SO4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Check emulsion risk at larger scale</w:t>
            </w:r>
          </w:p>
        </w:tc>
      </w:tr>
      <w:tr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B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Water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DCM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MgSO4</w:t>
            </w:r>
          </w:p>
        </w:tc>
        <w:tc>
          <w:tcPr>
            <w:tcW w:type="dxa" w:w="1882"/>
          </w:tcPr>
          <w:p>
            <w:pPr>
              <w:keepNext/>
            </w:pPr>
            <w:r>
              <w:rPr>
                <w:sz w:val="18"/>
              </w:rPr>
              <w:t>Phase split and solvent recovery to be assessed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Evaporation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Removal of impurities to be assessed</w:t>
            </w:r>
          </w:p>
        </w:tc>
      </w:tr>
    </w:tbl>
    <w:p/>
    <w:p>
      <w:r>
        <w:t>Phase separation and solvent demand must be compared using the bench records before a work-up is preferred. Chlorinated solvent requires the appropriate waste stream unless an approved recovery procedure is used.</w:t>
      </w:r>
    </w:p>
    <w:p>
      <w:pPr>
        <w:pStyle w:val="ListBullet"/>
        <w:keepNext/>
        <w:keepLines/>
      </w:pPr>
      <w:r>
        <w:t>Yield and purity to be checked against the trial records</w:t>
      </w:r>
    </w:p>
    <w:p>
      <w:pPr>
        <w:pStyle w:val="ListBullet2"/>
        <w:keepLines/>
      </w:pPr>
      <w:r>
        <w:t>Larger-scale suitability of work-up C remains open</w:t>
      </w:r>
    </w:p>
    <w:p>
      <w:pPr>
        <w:pStyle w:val="Heading1"/>
        <w:keepNext/>
      </w:pPr>
      <w:r>
        <w:t>3 Quantities and units</w:t>
      </w:r>
    </w:p>
    <w:p>
      <w:r>
        <w:t>Transfer reagent charges and isolated masses from the bench sheet with their original units. The typed sheet uses mg; handwritten entries may use g. Keep both visible until the conversion is checked.</w:t>
      </w:r>
    </w:p>
    <w:p>
      <w:r>
        <w:rPr>
          <w:sz w:val="17"/>
        </w:rPr>
        <w:t>Do not treat isolated mass as percentage yield. Calculation requires the limiting reagent and the assigned product structure. Entries awaiting reconciliation remain [TBC].</w:t>
      </w:r>
    </w:p>
    <w:p>
      <w:r>
        <w:t>Solvent volumes and recovery quantities are to be taken from the work-up records. No recovery recommendation is agreed here.</w:t>
      </w:r>
    </w:p>
    <w:p>
      <w:pPr>
        <w:pStyle w:val="Heading1"/>
        <w:keepNext/>
      </w:pPr>
      <w:r>
        <w:t>4 Solvent recovery</w:t>
      </w:r>
    </w:p>
    <w:p>
      <w:r>
        <w:t xml:space="preserve">Solvent recovery from the ethyl acetate washes is still undecided. Confirm the equipment and waste-stream arrangements before deciding whether recovery is practical, </w:t>
      </w:r>
      <w:r>
        <w:t xml:space="preserve">so the washes may need to go to the waste stream</w:t>
      </w:r>
      <w:ins w:id="89763" w:author="Ruth Calderwood" w:date="2019-06-19T09:00:00Z">
        <w:r>
          <w:t xml:space="preserve">; recovery requires an approved procedure first</w:t>
        </w:r>
      </w:ins>
      <w:r>
        <w:t xml:space="preserve">.</w:t>
      </w:r>
    </w:p>
    <w:p>
      <w:r>
        <w:rPr>
          <w:i/>
          <w:sz w:val="18"/>
        </w:rPr>
        <w:t>Ask facilities to confirm the recovery setup and approved procedure. A bump trap alone does not establish that a mixed solvent can be safely recovered for reuse.</w:t>
      </w:r>
    </w:p>
    <w:p>
      <w:pPr>
        <w:pStyle w:val="Heading1"/>
        <w:keepNext/>
      </w:pPr>
      <w:r>
        <w:t>5 Open questions</w:t>
      </w:r>
    </w:p>
    <w:p>
      <w:r>
        <w:t xml:space="preserve">Which work-up goes forward for the scale-up? </w:t>
      </w:r>
      <w:del w:id="87999" w:author="Clara Fenwick" w:date="2019-06-19T09:00:00Z">
        <w:r>
          <w:delText xml:space="preserve">This is still open.</w:delText>
        </w:r>
      </w:del>
    </w:p>
    <w:p>
      <w:pPr>
        <w:pStyle w:val="ListNumber"/>
        <w:keepNext/>
        <w:keepLines/>
      </w:pPr>
      <w:r>
        <w:t>Whether work-up C is acceptable for the purity target</w:t>
      </w:r>
    </w:p>
    <w:p>
      <w:pPr>
        <w:pStyle w:val="ListNumber"/>
        <w:keepNext/>
        <w:keepLines/>
      </w:pPr>
      <w:r>
        <w:t>Who sets the recovery plan for the chlorinated solvent</w:t>
      </w:r>
    </w:p>
    <w:p>
      <w:pPr>
        <w:pStyle w:val="ListNumber"/>
        <w:keepLines/>
      </w:pPr>
      <w:r>
        <w:t>When the next analogue set starts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Vellacombe Discovery Ltd | Confidential</w:t>
    </w:r>
    <w:r>
      <w:t xml:space="preserve"> 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Vellacombe Discovery Ltd</w:t>
    </w:r>
    <w:r>
      <w:pict>
        <v:shape id="PowerPlusWaterMarkObject" o:spid="_x0000_s2049" type="#_x0000_t136" style="position:absolute;margin-left:0;margin-top:0;width:468pt;height:117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24C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4C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24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24C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Company>Vellacombe Discovery Ltd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Small-scale coupling work-ups: chemistry note (draft)</dc:title>
  <dc:subject/>
  <dc:creator>Christiane Antoine</dc:creator>
  <cp:keywords/>
  <dc:description>generated by python-docx</dc:description>
  <cp:lastModifiedBy>Christiane Antoine</cp:lastModifiedBy>
  <cp:revision>13</cp:revision>
  <dcterms:created xsi:type="dcterms:W3CDTF">2019-06-19T10:23:00Z</dcterms:created>
  <dcterms:modified xsi:type="dcterms:W3CDTF">2019-06-19T16:42:00Z</dcterms:modified>
  <cp:category/>
</cp:coreProperties>
</file>